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180E9" w14:textId="77777777" w:rsidR="00D168FB" w:rsidRDefault="00000000">
      <w:pPr>
        <w:pStyle w:val="Heading1"/>
        <w:spacing w:after="120"/>
      </w:pPr>
      <w:r>
        <w:t>HubSpot Active Engagers — Biweekly Send (2026-08-02)</w:t>
      </w:r>
    </w:p>
    <w:p w14:paraId="0BFB2145" w14:textId="77777777" w:rsidR="00D168FB" w:rsidRDefault="00000000">
      <w:pPr>
        <w:spacing w:after="300"/>
      </w:pPr>
      <w:r>
        <w:rPr>
          <w:i/>
          <w:iCs/>
          <w:color w:val="595959"/>
          <w:sz w:val="22"/>
          <w:szCs w:val="22"/>
        </w:rPr>
        <w:t>Mark this up however you naturally edit — cuts, rewrites, comments, anything. I'll use it to learn your voice more precisely.</w:t>
      </w:r>
    </w:p>
    <w:p w14:paraId="3C381781" w14:textId="77777777" w:rsidR="00D168FB" w:rsidRDefault="00000000">
      <w:pPr>
        <w:pStyle w:val="Heading2"/>
        <w:spacing w:before="200" w:after="160"/>
      </w:pPr>
      <w:r>
        <w:t>Draft 1 — General version (What I'm Watching)</w:t>
      </w:r>
    </w:p>
    <w:p w14:paraId="4EEA759F" w14:textId="77777777" w:rsidR="00D168FB" w:rsidRDefault="00000000">
      <w:pPr>
        <w:spacing w:after="160"/>
      </w:pPr>
      <w:r>
        <w:rPr>
          <w:b/>
          <w:bCs/>
          <w:sz w:val="24"/>
          <w:szCs w:val="24"/>
        </w:rPr>
        <w:t xml:space="preserve">Subject: </w:t>
      </w:r>
      <w:r>
        <w:rPr>
          <w:sz w:val="24"/>
          <w:szCs w:val="24"/>
        </w:rPr>
        <w:t>What I'm watching this week, and what's worth knowing for your business</w:t>
      </w:r>
    </w:p>
    <w:p w14:paraId="13AF32BA" w14:textId="77777777" w:rsidR="00D168FB" w:rsidRDefault="00000000">
      <w:pPr>
        <w:spacing w:after="160"/>
      </w:pPr>
      <w:r>
        <w:rPr>
          <w:b/>
          <w:bCs/>
          <w:sz w:val="24"/>
          <w:szCs w:val="24"/>
        </w:rPr>
        <w:t xml:space="preserve">Preview text: </w:t>
      </w:r>
      <w:r>
        <w:rPr>
          <w:sz w:val="24"/>
          <w:szCs w:val="24"/>
        </w:rPr>
        <w:t>Cash flow just became small business owners' #1 worry, ahead of inflation, and buyers now expect a payback timeline before they'll sign.</w:t>
      </w:r>
    </w:p>
    <w:p w14:paraId="4339B481" w14:textId="77777777" w:rsidR="00D168FB" w:rsidRDefault="00000000">
      <w:pPr>
        <w:spacing w:after="200" w:line="300" w:lineRule="auto"/>
      </w:pPr>
      <w:r>
        <w:rPr>
          <w:sz w:val="24"/>
          <w:szCs w:val="24"/>
        </w:rPr>
        <w:t>Hi there,</w:t>
      </w:r>
    </w:p>
    <w:p w14:paraId="17CE95C7" w14:textId="0589F7FA" w:rsidR="00D168FB" w:rsidRDefault="00184268">
      <w:pPr>
        <w:spacing w:after="200" w:line="300" w:lineRule="auto"/>
      </w:pPr>
      <w:ins w:id="0" w:author="Jackie Nagel" w:date="2026-08-02T15:12:00Z" w16du:dateUtc="2026-08-02T22:12:00Z">
        <w:r>
          <w:rPr>
            <w:sz w:val="24"/>
            <w:szCs w:val="24"/>
          </w:rPr>
          <w:t xml:space="preserve">In the 25+ years of working with service-based businesses, there’s never been a more </w:t>
        </w:r>
      </w:ins>
      <w:ins w:id="1" w:author="Jackie Nagel" w:date="2026-08-02T15:14:00Z" w16du:dateUtc="2026-08-02T22:14:00Z">
        <w:r>
          <w:rPr>
            <w:sz w:val="24"/>
            <w:szCs w:val="24"/>
          </w:rPr>
          <w:t>upside-down</w:t>
        </w:r>
      </w:ins>
      <w:ins w:id="2" w:author="Jackie Nagel" w:date="2026-08-02T15:13:00Z" w16du:dateUtc="2026-08-02T22:13:00Z">
        <w:r>
          <w:rPr>
            <w:sz w:val="24"/>
            <w:szCs w:val="24"/>
          </w:rPr>
          <w:t xml:space="preserve"> time</w:t>
        </w:r>
      </w:ins>
      <w:ins w:id="3" w:author="Jackie Nagel" w:date="2026-08-02T15:12:00Z" w16du:dateUtc="2026-08-02T22:12:00Z">
        <w:r>
          <w:rPr>
            <w:sz w:val="24"/>
            <w:szCs w:val="24"/>
          </w:rPr>
          <w:t xml:space="preserve"> then what we’re experiencing now. So, to </w:t>
        </w:r>
      </w:ins>
      <w:ins w:id="4" w:author="Jackie Nagel" w:date="2026-08-02T15:13:00Z" w16du:dateUtc="2026-08-02T22:13:00Z">
        <w:r>
          <w:rPr>
            <w:sz w:val="24"/>
            <w:szCs w:val="24"/>
          </w:rPr>
          <w:t xml:space="preserve">help you navigate these uncertain times, there are a few things I’m keeping my eye on for you. </w:t>
        </w:r>
      </w:ins>
      <w:ins w:id="5" w:author="Jackie Nagel" w:date="2026-08-02T15:12:00Z" w16du:dateUtc="2026-08-02T22:12:00Z">
        <w:r>
          <w:rPr>
            <w:sz w:val="24"/>
            <w:szCs w:val="24"/>
          </w:rPr>
          <w:t xml:space="preserve"> </w:t>
        </w:r>
      </w:ins>
      <w:del w:id="6" w:author="Jackie Nagel" w:date="2026-08-02T15:13:00Z" w16du:dateUtc="2026-08-02T22:13:00Z">
        <w:r w:rsidR="00000000" w:rsidDel="00184268">
          <w:rPr>
            <w:sz w:val="24"/>
            <w:szCs w:val="24"/>
          </w:rPr>
          <w:delText>A few things worth knowing if you’re running a service business in the $250K-$4M range right now.</w:delText>
        </w:r>
      </w:del>
    </w:p>
    <w:p w14:paraId="6B54AFC2" w14:textId="67A0BE01" w:rsidR="00D168FB" w:rsidRDefault="00000000">
      <w:pPr>
        <w:spacing w:after="200" w:line="300" w:lineRule="auto"/>
      </w:pPr>
      <w:r w:rsidRPr="00184268">
        <w:rPr>
          <w:b/>
          <w:bCs/>
          <w:sz w:val="24"/>
          <w:szCs w:val="24"/>
          <w:rPrChange w:id="7" w:author="Jackie Nagel" w:date="2026-08-02T15:14:00Z" w16du:dateUtc="2026-08-02T22:14:00Z">
            <w:rPr>
              <w:sz w:val="24"/>
              <w:szCs w:val="24"/>
            </w:rPr>
          </w:rPrChange>
        </w:rPr>
        <w:t>Cash flow</w:t>
      </w:r>
      <w:r>
        <w:rPr>
          <w:sz w:val="24"/>
          <w:szCs w:val="24"/>
        </w:rPr>
        <w:t xml:space="preserve"> </w:t>
      </w:r>
      <w:del w:id="8" w:author="Jackie Nagel" w:date="2026-08-02T15:14:00Z" w16du:dateUtc="2026-08-02T22:14:00Z">
        <w:r w:rsidDel="00184268">
          <w:rPr>
            <w:sz w:val="24"/>
            <w:szCs w:val="24"/>
          </w:rPr>
          <w:delText>just became</w:delText>
        </w:r>
      </w:del>
      <w:ins w:id="9" w:author="Jackie Nagel" w:date="2026-08-02T15:14:00Z" w16du:dateUtc="2026-08-02T22:14:00Z">
        <w:r w:rsidR="00184268">
          <w:rPr>
            <w:sz w:val="24"/>
            <w:szCs w:val="24"/>
          </w:rPr>
          <w:t>remains a</w:t>
        </w:r>
      </w:ins>
      <w:r>
        <w:rPr>
          <w:sz w:val="24"/>
          <w:szCs w:val="24"/>
        </w:rPr>
        <w:t xml:space="preserve"> small business owners’ top concern</w:t>
      </w:r>
      <w:del w:id="10" w:author="Jackie Nagel" w:date="2026-08-02T15:14:00Z" w16du:dateUtc="2026-08-02T22:14:00Z">
        <w:r w:rsidDel="00184268">
          <w:rPr>
            <w:sz w:val="24"/>
            <w:szCs w:val="24"/>
          </w:rPr>
          <w:delText>, ahead of inflation for the first time on record</w:delText>
        </w:r>
      </w:del>
      <w:r>
        <w:rPr>
          <w:sz w:val="24"/>
          <w:szCs w:val="24"/>
        </w:rPr>
        <w:t>, even as overall optimism keeps climbing. If a prospect seems hesitant lately, it may be less about whether they believe in the work and more about wanting to see a clear, fast payback before committing.</w:t>
      </w:r>
      <w:ins w:id="11" w:author="Jackie Nagel" w:date="2026-08-02T15:14:00Z" w16du:dateUtc="2026-08-02T22:14:00Z">
        <w:r w:rsidR="00184268">
          <w:rPr>
            <w:sz w:val="24"/>
            <w:szCs w:val="24"/>
          </w:rPr>
          <w:t xml:space="preserve"> </w:t>
        </w:r>
      </w:ins>
      <w:ins w:id="12" w:author="Jackie Nagel" w:date="2026-08-02T15:15:00Z" w16du:dateUtc="2026-08-02T22:15:00Z">
        <w:r w:rsidR="00184268">
          <w:rPr>
            <w:sz w:val="24"/>
            <w:szCs w:val="24"/>
          </w:rPr>
          <w:t xml:space="preserve">How do you communicate the return </w:t>
        </w:r>
      </w:ins>
      <w:ins w:id="13" w:author="Jackie Nagel" w:date="2026-08-02T15:16:00Z" w16du:dateUtc="2026-08-02T22:16:00Z">
        <w:r w:rsidR="00184268">
          <w:rPr>
            <w:sz w:val="24"/>
            <w:szCs w:val="24"/>
          </w:rPr>
          <w:t xml:space="preserve">realistically to set expectations? It’s something to think about during your sales calls. </w:t>
        </w:r>
      </w:ins>
    </w:p>
    <w:p w14:paraId="2AE795B9" w14:textId="28981E4B" w:rsidR="00D168FB" w:rsidRDefault="00000000">
      <w:pPr>
        <w:spacing w:after="200" w:line="300" w:lineRule="auto"/>
      </w:pPr>
      <w:del w:id="14" w:author="Jackie Nagel" w:date="2026-08-02T15:17:00Z" w16du:dateUtc="2026-08-02T22:17:00Z">
        <w:r w:rsidDel="00184268">
          <w:rPr>
            <w:sz w:val="24"/>
            <w:szCs w:val="24"/>
          </w:rPr>
          <w:delText>That tracks</w:delText>
        </w:r>
      </w:del>
      <w:ins w:id="15" w:author="Jackie Nagel" w:date="2026-08-02T15:17:00Z" w16du:dateUtc="2026-08-02T22:17:00Z">
        <w:r w:rsidR="00184268">
          <w:rPr>
            <w:sz w:val="24"/>
            <w:szCs w:val="24"/>
          </w:rPr>
          <w:t>This aligns</w:t>
        </w:r>
      </w:ins>
      <w:r>
        <w:rPr>
          <w:sz w:val="24"/>
          <w:szCs w:val="24"/>
        </w:rPr>
        <w:t xml:space="preserve"> with a broader shift in </w:t>
      </w:r>
      <w:r w:rsidRPr="00184268">
        <w:rPr>
          <w:b/>
          <w:bCs/>
          <w:sz w:val="24"/>
          <w:szCs w:val="24"/>
          <w:rPrChange w:id="16" w:author="Jackie Nagel" w:date="2026-08-02T15:17:00Z" w16du:dateUtc="2026-08-02T22:17:00Z">
            <w:rPr>
              <w:sz w:val="24"/>
              <w:szCs w:val="24"/>
            </w:rPr>
          </w:rPrChange>
        </w:rPr>
        <w:t>how B2B buyers evaluate a purchase.</w:t>
      </w:r>
      <w:r>
        <w:rPr>
          <w:sz w:val="24"/>
          <w:szCs w:val="24"/>
        </w:rPr>
        <w:t xml:space="preserve"> A recent buyer-behavior study found most now expect real ROI within three months, and nearly half report a purchase getting vetoed by whoever’s watching the numbers, even after the deal felt done. </w:t>
      </w:r>
      <w:del w:id="17" w:author="Jackie Nagel" w:date="2026-08-02T15:18:00Z" w16du:dateUtc="2026-08-02T22:18:00Z">
        <w:r w:rsidDel="00184268">
          <w:rPr>
            <w:sz w:val="24"/>
            <w:szCs w:val="24"/>
          </w:rPr>
          <w:delText xml:space="preserve">At your revenue range, that’s </w:delText>
        </w:r>
      </w:del>
      <w:ins w:id="18" w:author="Jackie Nagel" w:date="2026-08-02T15:18:00Z" w16du:dateUtc="2026-08-02T22:18:00Z">
        <w:r w:rsidR="00184268">
          <w:rPr>
            <w:sz w:val="24"/>
            <w:szCs w:val="24"/>
          </w:rPr>
          <w:t xml:space="preserve">That’s </w:t>
        </w:r>
      </w:ins>
      <w:r>
        <w:rPr>
          <w:sz w:val="24"/>
          <w:szCs w:val="24"/>
        </w:rPr>
        <w:t xml:space="preserve">often the owner wearing a finance hat rather than a separate CFO, so building an honest payback timeline into a proposal matters </w:t>
      </w:r>
      <w:commentRangeStart w:id="19"/>
      <w:r>
        <w:rPr>
          <w:sz w:val="24"/>
          <w:szCs w:val="24"/>
        </w:rPr>
        <w:t>more than a values pitch alone.</w:t>
      </w:r>
      <w:commentRangeEnd w:id="19"/>
      <w:r w:rsidR="00184268">
        <w:rPr>
          <w:rStyle w:val="CommentReference"/>
          <w:sz w:val="20"/>
          <w:szCs w:val="20"/>
        </w:rPr>
        <w:commentReference w:id="19"/>
      </w:r>
    </w:p>
    <w:p w14:paraId="1167916F" w14:textId="3630E9D8" w:rsidR="00D168FB" w:rsidRDefault="00000000">
      <w:pPr>
        <w:spacing w:after="200" w:line="300" w:lineRule="auto"/>
      </w:pPr>
      <w:del w:id="20" w:author="Jackie Nagel" w:date="2026-08-02T15:20:00Z" w16du:dateUtc="2026-08-02T22:20:00Z">
        <w:r w:rsidRPr="00184268" w:rsidDel="00184268">
          <w:rPr>
            <w:b/>
            <w:bCs/>
            <w:sz w:val="24"/>
            <w:szCs w:val="24"/>
            <w:rPrChange w:id="21" w:author="Jackie Nagel" w:date="2026-08-02T15:20:00Z" w16du:dateUtc="2026-08-02T22:20:00Z">
              <w:rPr>
                <w:sz w:val="24"/>
                <w:szCs w:val="24"/>
              </w:rPr>
            </w:rPrChange>
          </w:rPr>
          <w:delText xml:space="preserve">One piece of research this week mapped almost directly onto what you actually do. </w:delText>
        </w:r>
      </w:del>
      <w:r w:rsidRPr="00184268">
        <w:rPr>
          <w:b/>
          <w:bCs/>
          <w:sz w:val="24"/>
          <w:szCs w:val="24"/>
          <w:rPrChange w:id="22" w:author="Jackie Nagel" w:date="2026-08-02T15:20:00Z" w16du:dateUtc="2026-08-02T22:20:00Z">
            <w:rPr>
              <w:sz w:val="24"/>
              <w:szCs w:val="24"/>
            </w:rPr>
          </w:rPrChange>
        </w:rPr>
        <w:t>Growth in 2026</w:t>
      </w:r>
      <w:r>
        <w:rPr>
          <w:sz w:val="24"/>
          <w:szCs w:val="24"/>
        </w:rPr>
        <w:t xml:space="preserve"> for service businesses is coming less from publishing more content and more from removing a buyer’s doubt before they ever ask. A few named client results with real numbers, a transparent way of explaining pricing, and a small referral network that keeps sending you work in slower periods, all do more than another piece of thought leadership.</w:t>
      </w:r>
      <w:ins w:id="23" w:author="Jackie Nagel" w:date="2026-08-02T15:20:00Z" w16du:dateUtc="2026-08-02T22:20:00Z">
        <w:r w:rsidR="00184268">
          <w:rPr>
            <w:sz w:val="24"/>
            <w:szCs w:val="24"/>
          </w:rPr>
          <w:t xml:space="preserve"> (</w:t>
        </w:r>
      </w:ins>
      <w:ins w:id="24" w:author="Jackie Nagel" w:date="2026-08-02T15:21:00Z" w16du:dateUtc="2026-08-02T22:21:00Z">
        <w:r w:rsidR="00184268">
          <w:rPr>
            <w:sz w:val="24"/>
            <w:szCs w:val="24"/>
          </w:rPr>
          <w:t xml:space="preserve">Thank goodness! We’re all chocking on content these days.) </w:t>
        </w:r>
      </w:ins>
    </w:p>
    <w:p w14:paraId="4D42FDC7" w14:textId="6D0EB425" w:rsidR="00D168FB" w:rsidDel="008C47CC" w:rsidRDefault="00000000">
      <w:pPr>
        <w:spacing w:after="200" w:line="300" w:lineRule="auto"/>
        <w:rPr>
          <w:del w:id="25" w:author="Jackie Nagel" w:date="2026-08-02T15:21:00Z" w16du:dateUtc="2026-08-02T22:21:00Z"/>
        </w:rPr>
      </w:pPr>
      <w:del w:id="26" w:author="Jackie Nagel" w:date="2026-08-02T15:21:00Z" w16du:dateUtc="2026-08-02T22:21:00Z">
        <w:r w:rsidDel="008C47CC">
          <w:rPr>
            <w:sz w:val="24"/>
            <w:szCs w:val="24"/>
          </w:rPr>
          <w:delText>And on AI: almost every B2B marketer is using it now, but only about 4 in 10 say it’s actually improving results. The teams pulling ahead have strong fundamentals that AI then amplifies, not just heavier prompting habits. Worth remembering if you’re ever tempted to use AI to produce more content rather than better content.</w:delText>
        </w:r>
      </w:del>
    </w:p>
    <w:p w14:paraId="1E0EACD0" w14:textId="3FB2B449" w:rsidR="00D168FB" w:rsidRDefault="00000000">
      <w:pPr>
        <w:spacing w:after="200" w:line="300" w:lineRule="auto"/>
      </w:pPr>
      <w:r>
        <w:rPr>
          <w:sz w:val="24"/>
          <w:szCs w:val="24"/>
        </w:rPr>
        <w:t xml:space="preserve">That’s what’s on my radar </w:t>
      </w:r>
      <w:del w:id="27" w:author="Jackie Nagel" w:date="2026-08-02T15:22:00Z" w16du:dateUtc="2026-08-02T22:22:00Z">
        <w:r w:rsidDel="008C47CC">
          <w:rPr>
            <w:sz w:val="24"/>
            <w:szCs w:val="24"/>
          </w:rPr>
          <w:delText>this week</w:delText>
        </w:r>
      </w:del>
      <w:ins w:id="28" w:author="Jackie Nagel" w:date="2026-08-02T15:22:00Z" w16du:dateUtc="2026-08-02T22:22:00Z">
        <w:r w:rsidR="008C47CC">
          <w:rPr>
            <w:sz w:val="24"/>
            <w:szCs w:val="24"/>
          </w:rPr>
          <w:t>for now</w:t>
        </w:r>
      </w:ins>
      <w:r>
        <w:rPr>
          <w:sz w:val="24"/>
          <w:szCs w:val="24"/>
        </w:rPr>
        <w:t>. If any of this is useful, or you want to talk through how it applies to your business, hit reply and let me know.</w:t>
      </w:r>
    </w:p>
    <w:p w14:paraId="34086228" w14:textId="77777777" w:rsidR="00D168FB" w:rsidRDefault="00000000">
      <w:pPr>
        <w:spacing w:after="200" w:line="300" w:lineRule="auto"/>
      </w:pPr>
      <w:r>
        <w:rPr>
          <w:sz w:val="24"/>
          <w:szCs w:val="24"/>
        </w:rPr>
        <w:t>Until next time...</w:t>
      </w:r>
    </w:p>
    <w:p w14:paraId="40AA7405" w14:textId="77777777" w:rsidR="00D168FB" w:rsidRDefault="00000000">
      <w:pPr>
        <w:spacing w:after="200" w:line="300" w:lineRule="auto"/>
      </w:pPr>
      <w:r>
        <w:rPr>
          <w:sz w:val="24"/>
          <w:szCs w:val="24"/>
        </w:rPr>
        <w:t>Jackie</w:t>
      </w:r>
    </w:p>
    <w:p w14:paraId="6631B556" w14:textId="77777777" w:rsidR="00D168FB" w:rsidRDefault="00000000">
      <w:r>
        <w:br w:type="page"/>
      </w:r>
    </w:p>
    <w:p w14:paraId="1C069610" w14:textId="77777777" w:rsidR="00D168FB" w:rsidRDefault="00000000">
      <w:pPr>
        <w:pStyle w:val="Heading2"/>
        <w:spacing w:after="160"/>
      </w:pPr>
      <w:r>
        <w:lastRenderedPageBreak/>
        <w:t>Draft 2 — Messy Middle</w:t>
      </w:r>
      <w:commentRangeStart w:id="29"/>
      <w:r>
        <w:t>-fit women version (direct CTA)</w:t>
      </w:r>
      <w:commentRangeEnd w:id="29"/>
      <w:r w:rsidR="008C47CC">
        <w:rPr>
          <w:rStyle w:val="CommentReference"/>
          <w:sz w:val="26"/>
          <w:szCs w:val="26"/>
        </w:rPr>
        <w:commentReference w:id="29"/>
      </w:r>
    </w:p>
    <w:p w14:paraId="43B793EB" w14:textId="77777777" w:rsidR="00D168FB" w:rsidRDefault="00000000">
      <w:pPr>
        <w:spacing w:after="160"/>
      </w:pPr>
      <w:r>
        <w:rPr>
          <w:b/>
          <w:bCs/>
          <w:sz w:val="24"/>
          <w:szCs w:val="24"/>
        </w:rPr>
        <w:t xml:space="preserve">Subject: </w:t>
      </w:r>
      <w:r>
        <w:rPr>
          <w:sz w:val="24"/>
          <w:szCs w:val="24"/>
        </w:rPr>
        <w:t>The stretch of the business that gets lonely</w:t>
      </w:r>
    </w:p>
    <w:p w14:paraId="74B2695F" w14:textId="77777777" w:rsidR="00D168FB" w:rsidRDefault="00000000">
      <w:pPr>
        <w:spacing w:after="160"/>
      </w:pPr>
      <w:r>
        <w:rPr>
          <w:b/>
          <w:bCs/>
          <w:sz w:val="24"/>
          <w:szCs w:val="24"/>
        </w:rPr>
        <w:t xml:space="preserve">Preview text: </w:t>
      </w:r>
      <w:r>
        <w:rPr>
          <w:sz w:val="24"/>
          <w:szCs w:val="24"/>
        </w:rPr>
        <w:t>A room of peers running $250K-$500K B2B service businesses, working through the same stuck points you are.</w:t>
      </w:r>
    </w:p>
    <w:p w14:paraId="7B815AE4" w14:textId="77777777" w:rsidR="00D168FB" w:rsidRDefault="00000000">
      <w:pPr>
        <w:spacing w:after="200" w:line="300" w:lineRule="auto"/>
      </w:pPr>
      <w:r>
        <w:rPr>
          <w:sz w:val="24"/>
          <w:szCs w:val="24"/>
        </w:rPr>
        <w:t>Hi [First Name],</w:t>
      </w:r>
    </w:p>
    <w:p w14:paraId="2C88E6EC" w14:textId="77777777" w:rsidR="00D168FB" w:rsidRDefault="00000000">
      <w:pPr>
        <w:spacing w:after="200" w:line="300" w:lineRule="auto"/>
      </w:pPr>
      <w:r>
        <w:rPr>
          <w:sz w:val="24"/>
          <w:szCs w:val="24"/>
        </w:rPr>
        <w:t>There’s a specific stretch of running a service business where it gets quiet. You’re past the early scrappy years, the business is real, but you’re not yet at the point where things run without you touching everything. Decisions that used to feel obvious now come with tradeoffs you can’t fully see from inside the business.</w:t>
      </w:r>
    </w:p>
    <w:p w14:paraId="1B0FBC96" w14:textId="77777777" w:rsidR="00D168FB" w:rsidRDefault="00000000">
      <w:pPr>
        <w:spacing w:after="200" w:line="300" w:lineRule="auto"/>
      </w:pPr>
      <w:r>
        <w:rPr>
          <w:sz w:val="24"/>
          <w:szCs w:val="24"/>
        </w:rPr>
        <w:t>That’s the space the Mastermind for the Messy Middle was built for: women running $250K-$500K B2B service businesses, meeting every other Friday morning to work through what’s actually stuck, the hiring call you keep circling, the pricing conversation you’ve been avoiding. Real problems, worked through with people living the same ones.</w:t>
      </w:r>
    </w:p>
    <w:p w14:paraId="45C27998" w14:textId="77777777" w:rsidR="00D168FB" w:rsidRDefault="00000000">
      <w:pPr>
        <w:spacing w:after="200" w:line="300" w:lineRule="auto"/>
      </w:pPr>
      <w:r>
        <w:rPr>
          <w:sz w:val="24"/>
          <w:szCs w:val="24"/>
        </w:rPr>
        <w:t>The next cohort starts October 9. A few seats are still open.</w:t>
      </w:r>
    </w:p>
    <w:p w14:paraId="50BF9169" w14:textId="77777777" w:rsidR="00D168FB" w:rsidRDefault="00000000">
      <w:pPr>
        <w:spacing w:after="200" w:line="300" w:lineRule="auto"/>
      </w:pPr>
      <w:r>
        <w:rPr>
          <w:sz w:val="24"/>
          <w:szCs w:val="24"/>
        </w:rPr>
        <w:t>[Apply for Consideration]</w:t>
      </w:r>
    </w:p>
    <w:p w14:paraId="603A5723" w14:textId="77777777" w:rsidR="00D168FB" w:rsidRDefault="00000000">
      <w:pPr>
        <w:spacing w:after="200" w:line="300" w:lineRule="auto"/>
      </w:pPr>
      <w:r>
        <w:rPr>
          <w:sz w:val="24"/>
          <w:szCs w:val="24"/>
        </w:rPr>
        <w:t>Jackie</w:t>
      </w:r>
    </w:p>
    <w:sectPr w:rsidR="00D168F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9" w:author="Jackie Nagel" w:date="2026-08-02T15:19:00Z" w:initials="JN">
    <w:p w14:paraId="213ED076" w14:textId="77777777" w:rsidR="00184268" w:rsidRDefault="00184268" w:rsidP="00184268">
      <w:r>
        <w:rPr>
          <w:rStyle w:val="CommentReference"/>
        </w:rPr>
        <w:annotationRef/>
      </w:r>
      <w:r>
        <w:t>rewrite this so it doesn't use the word pitch</w:t>
      </w:r>
    </w:p>
  </w:comment>
  <w:comment w:id="29" w:author="Jackie Nagel" w:date="2026-08-02T15:24:00Z" w:initials="JN">
    <w:p w14:paraId="01B8F924" w14:textId="77777777" w:rsidR="008C47CC" w:rsidRDefault="008C47CC" w:rsidP="008C47CC">
      <w:r>
        <w:rPr>
          <w:rStyle w:val="CommentReference"/>
        </w:rPr>
        <w:annotationRef/>
      </w:r>
      <w:r>
        <w:t xml:space="preserve">this isn'et set to be sent until later this month. Why is it being drafted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3ED076" w15:done="0"/>
  <w15:commentEx w15:paraId="01B8F9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4308CF" w16cex:dateUtc="2026-08-02T22:19:00Z"/>
  <w16cex:commentExtensible w16cex:durableId="09AD5BA4" w16cex:dateUtc="2026-08-02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3ED076" w16cid:durableId="7E4308CF"/>
  <w16cid:commentId w16cid:paraId="01B8F924" w16cid:durableId="09AD5B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A277DE"/>
    <w:multiLevelType w:val="hybridMultilevel"/>
    <w:tmpl w:val="AC640904"/>
    <w:lvl w:ilvl="0" w:tplc="19926C24">
      <w:start w:val="1"/>
      <w:numFmt w:val="bullet"/>
      <w:lvlText w:val="●"/>
      <w:lvlJc w:val="left"/>
      <w:pPr>
        <w:ind w:left="720" w:hanging="360"/>
      </w:pPr>
    </w:lvl>
    <w:lvl w:ilvl="1" w:tplc="20C216EA">
      <w:start w:val="1"/>
      <w:numFmt w:val="bullet"/>
      <w:lvlText w:val="○"/>
      <w:lvlJc w:val="left"/>
      <w:pPr>
        <w:ind w:left="1440" w:hanging="360"/>
      </w:pPr>
    </w:lvl>
    <w:lvl w:ilvl="2" w:tplc="804C722C">
      <w:start w:val="1"/>
      <w:numFmt w:val="bullet"/>
      <w:lvlText w:val="■"/>
      <w:lvlJc w:val="left"/>
      <w:pPr>
        <w:ind w:left="2160" w:hanging="360"/>
      </w:pPr>
    </w:lvl>
    <w:lvl w:ilvl="3" w:tplc="79DA3178">
      <w:start w:val="1"/>
      <w:numFmt w:val="bullet"/>
      <w:lvlText w:val="●"/>
      <w:lvlJc w:val="left"/>
      <w:pPr>
        <w:ind w:left="2880" w:hanging="360"/>
      </w:pPr>
    </w:lvl>
    <w:lvl w:ilvl="4" w:tplc="12828C04">
      <w:start w:val="1"/>
      <w:numFmt w:val="bullet"/>
      <w:lvlText w:val="○"/>
      <w:lvlJc w:val="left"/>
      <w:pPr>
        <w:ind w:left="3600" w:hanging="360"/>
      </w:pPr>
    </w:lvl>
    <w:lvl w:ilvl="5" w:tplc="D5A257AA">
      <w:start w:val="1"/>
      <w:numFmt w:val="bullet"/>
      <w:lvlText w:val="■"/>
      <w:lvlJc w:val="left"/>
      <w:pPr>
        <w:ind w:left="4320" w:hanging="360"/>
      </w:pPr>
    </w:lvl>
    <w:lvl w:ilvl="6" w:tplc="ADC016A2">
      <w:start w:val="1"/>
      <w:numFmt w:val="bullet"/>
      <w:lvlText w:val="●"/>
      <w:lvlJc w:val="left"/>
      <w:pPr>
        <w:ind w:left="5040" w:hanging="360"/>
      </w:pPr>
    </w:lvl>
    <w:lvl w:ilvl="7" w:tplc="B3486E10">
      <w:start w:val="1"/>
      <w:numFmt w:val="bullet"/>
      <w:lvlText w:val="●"/>
      <w:lvlJc w:val="left"/>
      <w:pPr>
        <w:ind w:left="5760" w:hanging="360"/>
      </w:pPr>
    </w:lvl>
    <w:lvl w:ilvl="8" w:tplc="D4F432E0">
      <w:start w:val="1"/>
      <w:numFmt w:val="bullet"/>
      <w:lvlText w:val="●"/>
      <w:lvlJc w:val="left"/>
      <w:pPr>
        <w:ind w:left="6480" w:hanging="360"/>
      </w:pPr>
    </w:lvl>
  </w:abstractNum>
  <w:num w:numId="1" w16cid:durableId="189196383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ckie Nagel">
    <w15:presenceInfo w15:providerId="Windows Live" w15:userId="dd809ed44f183cc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8FB"/>
    <w:rsid w:val="00184268"/>
    <w:rsid w:val="00226B71"/>
    <w:rsid w:val="008C47CC"/>
    <w:rsid w:val="00D16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5AB0B2"/>
  <w15:docId w15:val="{91DF9ED7-CEC2-2249-8C08-990CE639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184268"/>
  </w:style>
  <w:style w:type="character" w:styleId="CommentReference">
    <w:name w:val="annotation reference"/>
    <w:basedOn w:val="DefaultParagraphFont"/>
    <w:uiPriority w:val="99"/>
    <w:semiHidden/>
    <w:unhideWhenUsed/>
    <w:rsid w:val="00184268"/>
    <w:rPr>
      <w:sz w:val="16"/>
      <w:szCs w:val="16"/>
    </w:rPr>
  </w:style>
  <w:style w:type="paragraph" w:styleId="CommentText">
    <w:name w:val="annotation text"/>
    <w:basedOn w:val="Normal"/>
    <w:link w:val="CommentTextChar"/>
    <w:uiPriority w:val="99"/>
    <w:semiHidden/>
    <w:unhideWhenUsed/>
    <w:rsid w:val="00184268"/>
  </w:style>
  <w:style w:type="character" w:customStyle="1" w:styleId="CommentTextChar">
    <w:name w:val="Comment Text Char"/>
    <w:basedOn w:val="DefaultParagraphFont"/>
    <w:link w:val="CommentText"/>
    <w:uiPriority w:val="99"/>
    <w:semiHidden/>
    <w:rsid w:val="00184268"/>
  </w:style>
  <w:style w:type="paragraph" w:styleId="CommentSubject">
    <w:name w:val="annotation subject"/>
    <w:basedOn w:val="CommentText"/>
    <w:next w:val="CommentText"/>
    <w:link w:val="CommentSubjectChar"/>
    <w:uiPriority w:val="99"/>
    <w:semiHidden/>
    <w:unhideWhenUsed/>
    <w:rsid w:val="00184268"/>
    <w:rPr>
      <w:b/>
      <w:bCs/>
    </w:rPr>
  </w:style>
  <w:style w:type="character" w:customStyle="1" w:styleId="CommentSubjectChar">
    <w:name w:val="Comment Subject Char"/>
    <w:basedOn w:val="CommentTextChar"/>
    <w:link w:val="CommentSubject"/>
    <w:uiPriority w:val="99"/>
    <w:semiHidden/>
    <w:rsid w:val="00184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Jackie Nagel</cp:lastModifiedBy>
  <cp:revision>2</cp:revision>
  <dcterms:created xsi:type="dcterms:W3CDTF">2026-08-02T22:09:00Z</dcterms:created>
  <dcterms:modified xsi:type="dcterms:W3CDTF">2026-08-02T22:24:00Z</dcterms:modified>
</cp:coreProperties>
</file>